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The settlement amount is </w:t>
      </w:r>
      <w:del w:id="1" w:author="legal" w:date="2026-05-02T10:00:00Z">
        <w:r>
          <w:delText>$5,000,000 (five million dollars)</w:delText>
        </w:r>
      </w:del>
      <w:r>
        <w:t>redacted pending approval.</w:t>
      </w:r>
    </w:p>
    <w:p>
      <w:r>
        <w:rPr>
          <w:vanish/>
        </w:rPr>
        <w:t>Internal note: client already verbally agreed to 5M.</w:t>
      </w:r>
    </w:p>
  </w:body>
</w:document>
</file>

<file path=word/comments.xml><?xml version="1.0" encoding="utf-8"?>
<w:comments xmlns:w="http://schemas.openxmlformats.org/wordprocessingml/2006/main">
  <w:comment w:id="1" w:author="M. Powell" w:date="2026-05-02T10:05:00Z">
    <w:p>
      <w:r>
        <w:t>Do NOT let the other side see the real figure.</w:t>
      </w:r>
    </w:p>
  </w:comment>
</w:comments>
</file>

<file path=docProps/core.xml><?xml version="1.0" encoding="utf-8"?>
<cp:coreProperties xmlns:cp="http://schemas.openxmlformats.org/package/2006/metadata/core-properties" xmlns:dc="http://purl.org/dc/elements/1.1/">
  <dc:creator>paralegal-template</dc:creator>
  <cp:lastModifiedBy>M. Powell</cp:lastModifiedBy>
</cp:coreProperties>
</file>